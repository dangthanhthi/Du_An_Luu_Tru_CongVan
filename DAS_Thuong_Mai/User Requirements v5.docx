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6B64" w14:textId="4D50AF8F" w:rsidR="00CA0787" w:rsidRPr="002054E1" w:rsidRDefault="002054E1" w:rsidP="00CD0CBD">
      <w:pPr>
        <w:jc w:val="center"/>
        <w:rPr>
          <w:b/>
          <w:bCs/>
          <w:sz w:val="36"/>
          <w:szCs w:val="36"/>
          <w:lang w:val="en-US"/>
        </w:rPr>
      </w:pPr>
      <w:r w:rsidRPr="002054E1">
        <w:rPr>
          <w:b/>
          <w:bCs/>
          <w:sz w:val="36"/>
          <w:szCs w:val="36"/>
          <w:lang w:val="en-US"/>
        </w:rPr>
        <w:t xml:space="preserve">APPLICATION </w:t>
      </w:r>
      <w:r w:rsidR="00F57725">
        <w:rPr>
          <w:b/>
          <w:bCs/>
          <w:sz w:val="36"/>
          <w:szCs w:val="36"/>
          <w:lang w:val="en-US"/>
        </w:rPr>
        <w:t xml:space="preserve">INTEGRATION </w:t>
      </w:r>
      <w:r w:rsidRPr="002054E1">
        <w:rPr>
          <w:b/>
          <w:bCs/>
          <w:sz w:val="36"/>
          <w:szCs w:val="36"/>
          <w:lang w:val="en-US"/>
        </w:rPr>
        <w:t>PLATFORM</w:t>
      </w:r>
    </w:p>
    <w:p w14:paraId="2A246F1C" w14:textId="72D1032A" w:rsidR="00CD0CBD" w:rsidRPr="00CD0CBD" w:rsidRDefault="002054E1" w:rsidP="00CD0CBD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t>REQUIREMENTS</w:t>
      </w:r>
    </w:p>
    <w:p w14:paraId="125DD50C" w14:textId="7BFAE33B" w:rsidR="00E3286F" w:rsidRDefault="00E3286F" w:rsidP="00CD0CBD">
      <w:pPr>
        <w:pStyle w:val="my-H1"/>
      </w:pPr>
      <w:r>
        <w:t>Definition</w:t>
      </w:r>
      <w:ins w:id="0" w:author="Phuc, Nguyen Dinh Hoai (ICT Administrator)" w:date="2026-05-05T14:44:00Z" w16du:dateUtc="2026-05-05T07:44:00Z">
        <w:r w:rsidR="00FA4DDE">
          <w:t>s</w:t>
        </w:r>
      </w:ins>
      <w:r>
        <w:t>:</w:t>
      </w:r>
    </w:p>
    <w:p w14:paraId="7E293AB6" w14:textId="75BEF967" w:rsidR="00E3286F" w:rsidRDefault="00E3286F" w:rsidP="00E3286F">
      <w:pPr>
        <w:pStyle w:val="ListParagraph"/>
        <w:numPr>
          <w:ilvl w:val="0"/>
          <w:numId w:val="3"/>
        </w:numPr>
      </w:pPr>
      <w:r>
        <w:t>Organization Unit (OU): is a branch in Organization Chart. It</w:t>
      </w:r>
      <w:r w:rsidR="004B5DBB">
        <w:t xml:space="preserve"> is</w:t>
      </w:r>
      <w:r>
        <w:t xml:space="preserve"> either a </w:t>
      </w:r>
      <w:proofErr w:type="gramStart"/>
      <w:r>
        <w:t>Department</w:t>
      </w:r>
      <w:proofErr w:type="gramEnd"/>
      <w:r>
        <w:t xml:space="preserve"> or a </w:t>
      </w:r>
      <w:r w:rsidR="00247CF5">
        <w:t>G</w:t>
      </w:r>
      <w:r>
        <w:t xml:space="preserve">roup which belongs to a </w:t>
      </w:r>
      <w:proofErr w:type="gramStart"/>
      <w:r>
        <w:t>Department</w:t>
      </w:r>
      <w:proofErr w:type="gramEnd"/>
      <w:r>
        <w:t xml:space="preserve"> (e.g.: IT and HR OU are 2 groups belong to Administration </w:t>
      </w:r>
      <w:r w:rsidR="004B5DBB">
        <w:t>Department and</w:t>
      </w:r>
      <w:r>
        <w:t xml:space="preserve"> are defined as OU in this document and the application platform).</w:t>
      </w:r>
    </w:p>
    <w:p w14:paraId="059AF1CB" w14:textId="1A333E1E" w:rsidR="00E3286F" w:rsidRDefault="00E3286F" w:rsidP="00E3286F">
      <w:pPr>
        <w:pStyle w:val="ListParagraph"/>
        <w:numPr>
          <w:ilvl w:val="0"/>
          <w:numId w:val="3"/>
        </w:numPr>
      </w:pPr>
      <w:r>
        <w:t>User group: is a group of similar users and is not necessarily bound to the boundaries of organization chart. Example would be HSE-External-Users group which con</w:t>
      </w:r>
      <w:r w:rsidR="002054E1">
        <w:t xml:space="preserve">sists </w:t>
      </w:r>
      <w:r>
        <w:t xml:space="preserve">of VSP users who need to be able to access HSE application but </w:t>
      </w:r>
      <w:r w:rsidR="004B5DBB">
        <w:t>do not belong</w:t>
      </w:r>
      <w:r>
        <w:t xml:space="preserve"> to HLHVJOC Org Chart.</w:t>
      </w:r>
    </w:p>
    <w:p w14:paraId="0C8A0D41" w14:textId="6B40FDB6" w:rsidR="00E3286F" w:rsidRDefault="004A7345" w:rsidP="004A7345">
      <w:pPr>
        <w:pStyle w:val="my-H1"/>
      </w:pPr>
      <w:r>
        <w:t xml:space="preserve">Main </w:t>
      </w:r>
      <w:r w:rsidRPr="004A7345">
        <w:t>functions</w:t>
      </w:r>
      <w:r>
        <w:t xml:space="preserve"> of Application </w:t>
      </w:r>
      <w:r w:rsidR="00F57725" w:rsidRPr="00F57725">
        <w:rPr>
          <w:lang w:val="en-GB"/>
        </w:rPr>
        <w:t xml:space="preserve">Integration </w:t>
      </w:r>
      <w:r>
        <w:t>Platform</w:t>
      </w:r>
      <w:r w:rsidR="006D55D8">
        <w:t xml:space="preserve"> </w:t>
      </w:r>
    </w:p>
    <w:p w14:paraId="2EE837BF" w14:textId="021BEE1E" w:rsidR="004A7345" w:rsidRDefault="004A7345" w:rsidP="004A7345">
      <w:r>
        <w:t xml:space="preserve">The required </w:t>
      </w:r>
      <w:del w:id="1" w:author="Phuc, Nguyen Dinh Hoai (ICT Administrator)" w:date="2026-05-05T16:19:00Z" w16du:dateUtc="2026-05-05T09:19:00Z">
        <w:r w:rsidDel="004D5792">
          <w:delText xml:space="preserve">application </w:delText>
        </w:r>
      </w:del>
      <w:ins w:id="2" w:author="Phuc, Nguyen Dinh Hoai (ICT Administrator)" w:date="2026-05-05T16:19:00Z" w16du:dateUtc="2026-05-05T09:19:00Z">
        <w:r w:rsidR="004D5792">
          <w:t xml:space="preserve">Application Integration </w:t>
        </w:r>
      </w:ins>
      <w:del w:id="3" w:author="Phuc, Nguyen Dinh Hoai (ICT Administrator)" w:date="2026-05-05T16:19:00Z" w16du:dateUtc="2026-05-05T09:19:00Z">
        <w:r w:rsidDel="004D5792">
          <w:delText xml:space="preserve">platform </w:delText>
        </w:r>
      </w:del>
      <w:ins w:id="4" w:author="Phuc, Nguyen Dinh Hoai (ICT Administrator)" w:date="2026-05-05T16:19:00Z" w16du:dateUtc="2026-05-05T09:19:00Z">
        <w:r w:rsidR="004D5792">
          <w:t>Platform, here called Application Platform</w:t>
        </w:r>
      </w:ins>
      <w:ins w:id="5" w:author="Phuc, Nguyen Dinh Hoai (ICT Administrator)" w:date="2026-05-05T16:20:00Z" w16du:dateUtc="2026-05-05T09:20:00Z">
        <w:r w:rsidR="004D5792">
          <w:t>,</w:t>
        </w:r>
      </w:ins>
      <w:ins w:id="6" w:author="Phuc, Nguyen Dinh Hoai (ICT Administrator)" w:date="2026-05-05T16:19:00Z" w16du:dateUtc="2026-05-05T09:19:00Z">
        <w:r w:rsidR="004D5792">
          <w:t xml:space="preserve"> </w:t>
        </w:r>
      </w:ins>
      <w:r>
        <w:t xml:space="preserve">is a base platform that </w:t>
      </w:r>
      <w:del w:id="7" w:author="Phuc, Nguyen Dinh Hoai (ICT Administrator)" w:date="2026-05-05T14:23:00Z" w16du:dateUtc="2026-05-05T07:23:00Z">
        <w:r w:rsidDel="00F57725">
          <w:delText xml:space="preserve">other applications can rely on. </w:delText>
        </w:r>
      </w:del>
      <w:del w:id="8" w:author="Phuc, Nguyen Dinh Hoai (ICT Administrator)" w:date="2026-05-05T14:24:00Z" w16du:dateUtc="2026-05-05T07:24:00Z">
        <w:r w:rsidDel="00F57725">
          <w:delText xml:space="preserve">It </w:delText>
        </w:r>
      </w:del>
      <w:r>
        <w:t xml:space="preserve">mainly </w:t>
      </w:r>
      <w:r w:rsidR="004B5DBB">
        <w:t>provides</w:t>
      </w:r>
      <w:r>
        <w:t xml:space="preserve"> central</w:t>
      </w:r>
      <w:r w:rsidR="00F57725">
        <w:t>ized</w:t>
      </w:r>
      <w:r>
        <w:t xml:space="preserve"> authentication and identification functions to all other </w:t>
      </w:r>
      <w:ins w:id="9" w:author="Phuc, Nguyen Dinh Hoai (ICT Administrator)" w:date="2026-05-05T14:24:00Z" w16du:dateUtc="2026-05-05T07:24:00Z">
        <w:r w:rsidR="00F57725">
          <w:t xml:space="preserve">integrated </w:t>
        </w:r>
      </w:ins>
      <w:r>
        <w:t>applications.</w:t>
      </w:r>
    </w:p>
    <w:p w14:paraId="33BBA07B" w14:textId="27BE07A4" w:rsidR="004A7345" w:rsidRDefault="004A7345" w:rsidP="004A7345">
      <w:r>
        <w:t>Beside authenticating user, the platform also provides information about the logged users such as which department(s) they are in, which job titles and role in Organization chart they have.</w:t>
      </w:r>
    </w:p>
    <w:p w14:paraId="3AD25A1E" w14:textId="0F0A65AB" w:rsidR="004A7345" w:rsidRDefault="004A7345" w:rsidP="004A7345">
      <w:r>
        <w:t>The main functions of the application platform are listed below:</w:t>
      </w:r>
    </w:p>
    <w:p w14:paraId="019A568C" w14:textId="6D46D80E" w:rsidR="004A7345" w:rsidRDefault="004A7345" w:rsidP="004A7345">
      <w:pPr>
        <w:pStyle w:val="ListParagraph"/>
        <w:numPr>
          <w:ilvl w:val="0"/>
          <w:numId w:val="3"/>
        </w:numPr>
      </w:pPr>
      <w:r>
        <w:t>Organization Unit Management: define departments and groups</w:t>
      </w:r>
      <w:r w:rsidR="00664D21">
        <w:t xml:space="preserve"> (e.g.: HR, ADM</w:t>
      </w:r>
      <w:r w:rsidR="00931AF6">
        <w:t xml:space="preserve"> </w:t>
      </w:r>
      <w:r w:rsidR="00664D21">
        <w:t>groups)</w:t>
      </w:r>
      <w:r w:rsidR="002A4571">
        <w:t xml:space="preserve"> in organization chart.</w:t>
      </w:r>
    </w:p>
    <w:p w14:paraId="05E43985" w14:textId="0DE8AC64" w:rsidR="004A7345" w:rsidRDefault="004A7345" w:rsidP="004A7345">
      <w:pPr>
        <w:pStyle w:val="ListParagraph"/>
        <w:numPr>
          <w:ilvl w:val="0"/>
          <w:numId w:val="3"/>
        </w:numPr>
      </w:pPr>
      <w:r>
        <w:t xml:space="preserve">User Management: </w:t>
      </w:r>
      <w:ins w:id="10" w:author="Phuc, Nguyen Dinh Hoai (ICT Administrator)" w:date="2026-05-05T14:37:00Z" w16du:dateUtc="2026-05-05T07:37:00Z">
        <w:r w:rsidR="006C61E2">
          <w:t xml:space="preserve">centralized </w:t>
        </w:r>
      </w:ins>
      <w:r>
        <w:t>authentication, identification.</w:t>
      </w:r>
    </w:p>
    <w:p w14:paraId="3238F7FA" w14:textId="5DAACC57" w:rsidR="004A7345" w:rsidRDefault="004A7345" w:rsidP="004A7345">
      <w:pPr>
        <w:pStyle w:val="ListParagraph"/>
        <w:numPr>
          <w:ilvl w:val="0"/>
          <w:numId w:val="3"/>
        </w:numPr>
      </w:pPr>
      <w:r>
        <w:t>User Group Management: manag</w:t>
      </w:r>
      <w:del w:id="11" w:author="Phuc, Nguyen Dinh Hoai (ICT Administrator)" w:date="2026-05-05T14:41:00Z" w16du:dateUtc="2026-05-05T07:41:00Z">
        <w:r w:rsidDel="00FA4DDE">
          <w:delText>ing</w:delText>
        </w:r>
      </w:del>
      <w:ins w:id="12" w:author="Phuc, Nguyen Dinh Hoai (ICT Administrator)" w:date="2026-05-05T14:41:00Z" w16du:dateUtc="2026-05-05T07:41:00Z">
        <w:r w:rsidR="00FA4DDE">
          <w:t>e</w:t>
        </w:r>
      </w:ins>
      <w:r>
        <w:t xml:space="preserve"> groups of similar users.</w:t>
      </w:r>
    </w:p>
    <w:p w14:paraId="7EFA943A" w14:textId="7532585A" w:rsidR="004A7345" w:rsidRDefault="004A7345" w:rsidP="004A7345">
      <w:pPr>
        <w:pStyle w:val="ListParagraph"/>
        <w:numPr>
          <w:ilvl w:val="0"/>
          <w:numId w:val="3"/>
        </w:numPr>
      </w:pPr>
      <w:r>
        <w:t xml:space="preserve">Applications </w:t>
      </w:r>
      <w:del w:id="13" w:author="Phuc, Nguyen Dinh Hoai (ICT Administrator)" w:date="2026-05-05T14:32:00Z" w16du:dateUtc="2026-05-05T07:32:00Z">
        <w:r w:rsidDel="006C61E2">
          <w:delText>management</w:delText>
        </w:r>
      </w:del>
      <w:ins w:id="14" w:author="Phuc, Nguyen Dinh Hoai (ICT Administrator)" w:date="2026-05-05T14:32:00Z" w16du:dateUtc="2026-05-05T07:32:00Z">
        <w:r w:rsidR="006C61E2">
          <w:t>Management</w:t>
        </w:r>
      </w:ins>
      <w:r>
        <w:t xml:space="preserve">: </w:t>
      </w:r>
      <w:ins w:id="15" w:author="Phuc, Nguyen Dinh Hoai (ICT Administrator)" w:date="2026-05-05T14:26:00Z" w16du:dateUtc="2026-05-05T07:26:00Z">
        <w:r w:rsidR="00F57725">
          <w:t xml:space="preserve">allow to </w:t>
        </w:r>
      </w:ins>
      <w:r>
        <w:t>register other application</w:t>
      </w:r>
      <w:r w:rsidR="00102AEE">
        <w:t>s</w:t>
      </w:r>
      <w:r>
        <w:t xml:space="preserve"> to the platform, synchronize</w:t>
      </w:r>
      <w:del w:id="16" w:author="Phuc, Nguyen Dinh Hoai (ICT Administrator)" w:date="2026-05-05T14:27:00Z" w16du:dateUtc="2026-05-05T07:27:00Z">
        <w:r w:rsidDel="00F57725">
          <w:delText>d</w:delText>
        </w:r>
      </w:del>
      <w:r>
        <w:t xml:space="preserve"> active user information and authorize user to specific applications.</w:t>
      </w:r>
    </w:p>
    <w:p w14:paraId="20599C37" w14:textId="22269AF9" w:rsidR="004A7345" w:rsidRDefault="004A7345" w:rsidP="004A7345">
      <w:pPr>
        <w:pStyle w:val="ListParagraph"/>
        <w:numPr>
          <w:ilvl w:val="0"/>
          <w:numId w:val="3"/>
        </w:numPr>
      </w:pPr>
      <w:r>
        <w:t>Delegation</w:t>
      </w:r>
      <w:ins w:id="17" w:author="Phuc, Nguyen Dinh Hoai (ICT Administrator)" w:date="2026-05-05T14:32:00Z" w16du:dateUtc="2026-05-05T07:32:00Z">
        <w:r w:rsidR="006C61E2">
          <w:t xml:space="preserve"> Management</w:t>
        </w:r>
      </w:ins>
      <w:r>
        <w:t xml:space="preserve">: </w:t>
      </w:r>
      <w:ins w:id="18" w:author="Phuc, Nguyen Dinh Hoai (ICT Administrator)" w:date="2026-05-05T14:40:00Z" w16du:dateUtc="2026-05-05T07:40:00Z">
        <w:r w:rsidR="00FA4DDE">
          <w:t xml:space="preserve">centrally manage </w:t>
        </w:r>
      </w:ins>
      <w:ins w:id="19" w:author="Phuc, Nguyen Dinh Hoai (ICT Administrator)" w:date="2026-05-05T14:32:00Z" w16du:dateUtc="2026-05-05T07:32:00Z">
        <w:r w:rsidR="006C61E2">
          <w:t>authori</w:t>
        </w:r>
      </w:ins>
      <w:ins w:id="20" w:author="Phuc, Nguyen Dinh Hoai (ICT Administrator)" w:date="2026-05-05T14:40:00Z" w16du:dateUtc="2026-05-05T07:40:00Z">
        <w:r w:rsidR="00FA4DDE">
          <w:t>zations</w:t>
        </w:r>
      </w:ins>
      <w:ins w:id="21" w:author="Phuc, Nguyen Dinh Hoai (ICT Administrator)" w:date="2026-05-05T14:41:00Z" w16du:dateUtc="2026-05-05T07:41:00Z">
        <w:r w:rsidR="00FA4DDE">
          <w:t xml:space="preserve"> for all </w:t>
        </w:r>
      </w:ins>
      <w:ins w:id="22" w:author="Phuc, Nguyen Dinh Hoai (ICT Administrator)" w:date="2026-05-05T16:18:00Z" w16du:dateUtc="2026-05-05T09:18:00Z">
        <w:r w:rsidR="004D5792">
          <w:t xml:space="preserve">registered </w:t>
        </w:r>
      </w:ins>
      <w:ins w:id="23" w:author="Phuc, Nguyen Dinh Hoai (ICT Administrator)" w:date="2026-05-05T14:41:00Z" w16du:dateUtc="2026-05-05T07:41:00Z">
        <w:r w:rsidR="00FA4DDE">
          <w:t>applications</w:t>
        </w:r>
      </w:ins>
      <w:ins w:id="24" w:author="Phuc, Nguyen Dinh Hoai (ICT Administrator)" w:date="2026-05-05T14:40:00Z" w16du:dateUtc="2026-05-05T07:40:00Z">
        <w:r w:rsidR="00FA4DDE">
          <w:t xml:space="preserve"> to allo</w:t>
        </w:r>
      </w:ins>
      <w:ins w:id="25" w:author="Phuc, Nguyen Dinh Hoai (ICT Administrator)" w:date="2026-05-05T14:41:00Z" w16du:dateUtc="2026-05-05T07:41:00Z">
        <w:r w:rsidR="00FA4DDE">
          <w:t>w</w:t>
        </w:r>
      </w:ins>
      <w:ins w:id="26" w:author="Phuc, Nguyen Dinh Hoai (ICT Administrator)" w:date="2026-05-05T14:32:00Z" w16du:dateUtc="2026-05-05T07:32:00Z">
        <w:r w:rsidR="006C61E2">
          <w:t xml:space="preserve"> </w:t>
        </w:r>
      </w:ins>
      <w:del w:id="27" w:author="Phuc, Nguyen Dinh Hoai (ICT Administrator)" w:date="2026-05-05T14:31:00Z" w16du:dateUtc="2026-05-05T07:31:00Z">
        <w:r w:rsidDel="006C61E2">
          <w:delText xml:space="preserve">managing </w:delText>
        </w:r>
        <w:r w:rsidRPr="007875FA" w:rsidDel="006C61E2">
          <w:rPr>
            <w:highlight w:val="yellow"/>
          </w:rPr>
          <w:delText>impersonated</w:delText>
        </w:r>
        <w:r w:rsidDel="006C61E2">
          <w:delText xml:space="preserve"> session between </w:delText>
        </w:r>
      </w:del>
      <w:r>
        <w:t>user</w:t>
      </w:r>
      <w:ins w:id="28" w:author="Phuc, Nguyen Dinh Hoai (ICT Administrator)" w:date="2026-05-05T14:32:00Z" w16du:dateUtc="2026-05-05T07:32:00Z">
        <w:r w:rsidR="006C61E2">
          <w:t xml:space="preserve"> to act on behalf of the other</w:t>
        </w:r>
      </w:ins>
      <w:ins w:id="29" w:author="Phuc, Nguyen Dinh Hoai (ICT Administrator)" w:date="2026-05-05T14:41:00Z" w16du:dateUtc="2026-05-05T07:41:00Z">
        <w:r w:rsidR="00FA4DDE">
          <w:t>.</w:t>
        </w:r>
      </w:ins>
      <w:del w:id="30" w:author="Phuc, Nguyen Dinh Hoai (ICT Administrator)" w:date="2026-05-05T14:32:00Z" w16du:dateUtc="2026-05-05T07:32:00Z">
        <w:r w:rsidDel="006C61E2">
          <w:delText>s.</w:delText>
        </w:r>
      </w:del>
    </w:p>
    <w:p w14:paraId="2CC6CC59" w14:textId="23BCAC05" w:rsidR="00CD0CBD" w:rsidRDefault="00CD0CBD" w:rsidP="00CD0CBD">
      <w:pPr>
        <w:pStyle w:val="my-H1"/>
      </w:pPr>
      <w:del w:id="31" w:author="Phuc, Nguyen Dinh Hoai (ICT Administrator)" w:date="2026-05-05T14:44:00Z" w16du:dateUtc="2026-05-05T07:44:00Z">
        <w:r w:rsidRPr="00CD0CBD" w:rsidDel="00FA4DDE">
          <w:delText>Organization &amp; User Management</w:delText>
        </w:r>
      </w:del>
      <w:ins w:id="32" w:author="Phuc, Nguyen Dinh Hoai (ICT Administrator)" w:date="2026-05-05T14:44:00Z" w16du:dateUtc="2026-05-05T07:44:00Z">
        <w:r w:rsidR="00FA4DDE">
          <w:t>Detailed Requirements</w:t>
        </w:r>
      </w:ins>
    </w:p>
    <w:p w14:paraId="7D8392CB" w14:textId="2EAF3679" w:rsidR="00CD0CBD" w:rsidRDefault="00CD0CBD" w:rsidP="00CD0CBD">
      <w:pPr>
        <w:pStyle w:val="my-H1"/>
        <w:numPr>
          <w:ilvl w:val="1"/>
          <w:numId w:val="1"/>
        </w:numPr>
        <w:ind w:hanging="612"/>
        <w:rPr>
          <w:sz w:val="24"/>
          <w:szCs w:val="24"/>
        </w:rPr>
      </w:pPr>
      <w:r w:rsidRPr="00CD0CBD">
        <w:rPr>
          <w:sz w:val="24"/>
          <w:szCs w:val="24"/>
        </w:rPr>
        <w:t>Organization Unit</w:t>
      </w:r>
      <w:r w:rsidR="00247CF5">
        <w:rPr>
          <w:sz w:val="24"/>
          <w:szCs w:val="24"/>
        </w:rPr>
        <w:t xml:space="preserve"> Management</w:t>
      </w:r>
    </w:p>
    <w:p w14:paraId="213E1D62" w14:textId="6878ACA0" w:rsidR="002054E1" w:rsidRDefault="002054E1" w:rsidP="002054E1">
      <w:pPr>
        <w:pStyle w:val="ListParagraph"/>
        <w:numPr>
          <w:ilvl w:val="0"/>
          <w:numId w:val="3"/>
        </w:numPr>
      </w:pPr>
      <w:r>
        <w:t xml:space="preserve">Organization Units (OU) </w:t>
      </w:r>
      <w:del w:id="33" w:author="Phuc, Nguyen Dinh Hoai (ICT Administrator)" w:date="2026-05-05T15:08:00Z" w16du:dateUtc="2026-05-05T08:08:00Z">
        <w:r w:rsidR="001E58CE" w:rsidDel="00405E3B">
          <w:delText xml:space="preserve">is </w:delText>
        </w:r>
      </w:del>
      <w:ins w:id="34" w:author="Phuc, Nguyen Dinh Hoai (ICT Administrator)" w:date="2026-05-05T15:08:00Z" w16du:dateUtc="2026-05-05T08:08:00Z">
        <w:r w:rsidR="00405E3B">
          <w:t xml:space="preserve">are </w:t>
        </w:r>
      </w:ins>
      <w:r w:rsidR="001E58CE">
        <w:t xml:space="preserve">defined </w:t>
      </w:r>
      <w:r>
        <w:t xml:space="preserve">in </w:t>
      </w:r>
      <w:r w:rsidR="001E58CE">
        <w:t xml:space="preserve">a </w:t>
      </w:r>
      <w:r>
        <w:t>structure as same as the company organization chart.</w:t>
      </w:r>
      <w:ins w:id="35" w:author="Phuc, Nguyen Dinh Hoai (ICT Administrator)" w:date="2026-05-05T14:30:00Z" w16du:dateUtc="2026-05-05T07:30:00Z">
        <w:r w:rsidR="006C61E2">
          <w:t xml:space="preserve"> </w:t>
        </w:r>
      </w:ins>
    </w:p>
    <w:p w14:paraId="0F2EE5E1" w14:textId="3302D44A" w:rsidR="002054E1" w:rsidRDefault="002054E1" w:rsidP="002054E1">
      <w:pPr>
        <w:pStyle w:val="ListParagraph"/>
        <w:numPr>
          <w:ilvl w:val="0"/>
          <w:numId w:val="3"/>
        </w:numPr>
      </w:pPr>
      <w:r>
        <w:t>OU can be either Department or Group.</w:t>
      </w:r>
    </w:p>
    <w:p w14:paraId="3C51C517" w14:textId="2520A5B7" w:rsidR="002054E1" w:rsidRDefault="002054E1" w:rsidP="002054E1">
      <w:pPr>
        <w:pStyle w:val="ListParagraph"/>
        <w:numPr>
          <w:ilvl w:val="0"/>
          <w:numId w:val="3"/>
        </w:numPr>
      </w:pPr>
      <w:r>
        <w:t xml:space="preserve">Departments can be organized in </w:t>
      </w:r>
      <w:r w:rsidR="002A4571">
        <w:t>hierarchy</w:t>
      </w:r>
      <w:r>
        <w:t xml:space="preserve"> structure with top department is Management, other departments are under Management department.</w:t>
      </w:r>
    </w:p>
    <w:p w14:paraId="5F1C839C" w14:textId="67474767" w:rsidR="001E58CE" w:rsidRDefault="001E58CE" w:rsidP="002054E1">
      <w:pPr>
        <w:pStyle w:val="ListParagraph"/>
        <w:numPr>
          <w:ilvl w:val="0"/>
          <w:numId w:val="3"/>
        </w:numPr>
      </w:pPr>
      <w:r>
        <w:lastRenderedPageBreak/>
        <w:t>A department must have a manager (General Manager in the case of Management Department, Line Manager in the case of other Departments) and may have none or multiple deputy manager</w:t>
      </w:r>
      <w:ins w:id="36" w:author="Phuc, Nguyen Dinh Hoai (ICT Administrator)" w:date="2026-05-05T15:10:00Z" w16du:dateUtc="2026-05-05T08:10:00Z">
        <w:r w:rsidR="00405E3B">
          <w:t>s</w:t>
        </w:r>
      </w:ins>
      <w:r>
        <w:t>.</w:t>
      </w:r>
    </w:p>
    <w:p w14:paraId="62CBF700" w14:textId="7489ECD2" w:rsidR="00E3286F" w:rsidRDefault="001E58CE" w:rsidP="00E3286F">
      <w:pPr>
        <w:pStyle w:val="ListParagraph"/>
        <w:numPr>
          <w:ilvl w:val="0"/>
          <w:numId w:val="3"/>
        </w:numPr>
      </w:pPr>
      <w:r>
        <w:t xml:space="preserve">Group is an OU and </w:t>
      </w:r>
      <w:del w:id="37" w:author="Phuc, Nguyen Dinh Hoai (ICT Administrator)" w:date="2026-05-05T15:10:00Z" w16du:dateUtc="2026-05-05T08:10:00Z">
        <w:r w:rsidDel="00405E3B">
          <w:delText>is belongs</w:delText>
        </w:r>
      </w:del>
      <w:ins w:id="38" w:author="Phuc, Nguyen Dinh Hoai (ICT Administrator)" w:date="2026-05-05T15:10:00Z" w16du:dateUtc="2026-05-05T08:10:00Z">
        <w:r w:rsidR="00405E3B">
          <w:t>belongs</w:t>
        </w:r>
      </w:ins>
      <w:r>
        <w:t xml:space="preserve"> to a department.</w:t>
      </w:r>
      <w:r w:rsidR="004A7345">
        <w:t xml:space="preserve"> Group has 1 leader.</w:t>
      </w:r>
    </w:p>
    <w:p w14:paraId="71BF147E" w14:textId="0A7C7E2B" w:rsidR="00396820" w:rsidRDefault="00396820" w:rsidP="00E3286F">
      <w:pPr>
        <w:pStyle w:val="ListParagraph"/>
        <w:numPr>
          <w:ilvl w:val="0"/>
          <w:numId w:val="3"/>
        </w:numPr>
      </w:pPr>
      <w:r w:rsidRPr="005B19CD">
        <w:t>OU information is regularly sent to registered application via automatic synchronization and admin manual push.</w:t>
      </w:r>
    </w:p>
    <w:p w14:paraId="72103E04" w14:textId="6CCD1296" w:rsidR="002A4571" w:rsidRPr="005B19CD" w:rsidRDefault="002A4571" w:rsidP="00E3286F">
      <w:pPr>
        <w:pStyle w:val="ListParagraph"/>
        <w:numPr>
          <w:ilvl w:val="0"/>
          <w:numId w:val="3"/>
        </w:numPr>
      </w:pPr>
      <w:r>
        <w:t>Staff may belong to 1 or multiple departments. There must be a primary department.</w:t>
      </w:r>
    </w:p>
    <w:p w14:paraId="20305B88" w14:textId="238EEE1B" w:rsidR="00CD0CBD" w:rsidRDefault="00CD0CBD" w:rsidP="00CD0CBD">
      <w:pPr>
        <w:pStyle w:val="my-H1"/>
        <w:numPr>
          <w:ilvl w:val="1"/>
          <w:numId w:val="1"/>
        </w:numPr>
        <w:ind w:hanging="612"/>
        <w:rPr>
          <w:sz w:val="24"/>
          <w:szCs w:val="24"/>
        </w:rPr>
      </w:pPr>
      <w:r>
        <w:rPr>
          <w:sz w:val="24"/>
          <w:szCs w:val="24"/>
        </w:rPr>
        <w:t>User Management</w:t>
      </w:r>
    </w:p>
    <w:p w14:paraId="7CA7E52C" w14:textId="095A2E13" w:rsidR="00670148" w:rsidRDefault="0052626B" w:rsidP="00670148">
      <w:pPr>
        <w:pStyle w:val="ListParagraph"/>
        <w:numPr>
          <w:ilvl w:val="0"/>
          <w:numId w:val="3"/>
        </w:numPr>
      </w:pPr>
      <w:r>
        <w:t>Synchronize</w:t>
      </w:r>
      <w:r w:rsidR="00670148">
        <w:t xml:space="preserve"> and man</w:t>
      </w:r>
      <w:r w:rsidR="00291B84">
        <w:t>a</w:t>
      </w:r>
      <w:r w:rsidR="00670148">
        <w:t>ge users from local and/or Azure</w:t>
      </w:r>
      <w:r>
        <w:t>/Local</w:t>
      </w:r>
      <w:r w:rsidR="00670148">
        <w:t xml:space="preserve"> </w:t>
      </w:r>
      <w:r>
        <w:t xml:space="preserve">MS </w:t>
      </w:r>
      <w:r w:rsidR="00670148">
        <w:t>Active Directory</w:t>
      </w:r>
      <w:r>
        <w:t xml:space="preserve"> (daily) to reflect new changes.</w:t>
      </w:r>
    </w:p>
    <w:p w14:paraId="4A2E10E8" w14:textId="0E94EDA4" w:rsidR="0052626B" w:rsidRDefault="0052626B" w:rsidP="00670148">
      <w:pPr>
        <w:pStyle w:val="ListParagraph"/>
        <w:numPr>
          <w:ilvl w:val="0"/>
          <w:numId w:val="3"/>
        </w:numPr>
      </w:pPr>
      <w:r>
        <w:t>Deleted users from MS Active Directory are put in Trash Bin automatically.</w:t>
      </w:r>
      <w:r w:rsidR="00FA0E90">
        <w:t xml:space="preserve"> Trigger call-back to soft delete users in related applications.</w:t>
      </w:r>
    </w:p>
    <w:p w14:paraId="5EAC0ACA" w14:textId="7A3191D0" w:rsidR="0052626B" w:rsidRDefault="0052626B" w:rsidP="00670148">
      <w:pPr>
        <w:pStyle w:val="ListParagraph"/>
        <w:numPr>
          <w:ilvl w:val="0"/>
          <w:numId w:val="3"/>
        </w:numPr>
      </w:pPr>
      <w:r>
        <w:t>Users in EAP Trash Bin are not relevant to applications anymore but still synchronized with MS AD to update new properties if there are any.</w:t>
      </w:r>
    </w:p>
    <w:p w14:paraId="43F6EB7A" w14:textId="56E8A983" w:rsidR="00670148" w:rsidRDefault="00670148" w:rsidP="00670148">
      <w:pPr>
        <w:pStyle w:val="ListParagraph"/>
        <w:numPr>
          <w:ilvl w:val="0"/>
          <w:numId w:val="3"/>
        </w:numPr>
      </w:pPr>
      <w:r>
        <w:t xml:space="preserve">Create and manage external users which </w:t>
      </w:r>
      <w:r w:rsidR="00291B84">
        <w:t>do not belong</w:t>
      </w:r>
      <w:r>
        <w:t xml:space="preserve"> to the </w:t>
      </w:r>
      <w:del w:id="39" w:author="Phuc, Nguyen Dinh Hoai (ICT Administrator)" w:date="2026-05-05T15:13:00Z" w16du:dateUtc="2026-05-05T08:13:00Z">
        <w:r w:rsidDel="00405E3B">
          <w:delText xml:space="preserve">company </w:delText>
        </w:r>
      </w:del>
      <w:r>
        <w:t>organization (application specific users).</w:t>
      </w:r>
    </w:p>
    <w:p w14:paraId="5E8D9181" w14:textId="77260C8C" w:rsidR="00291B84" w:rsidRPr="005B19CD" w:rsidRDefault="00291B84" w:rsidP="00670148">
      <w:pPr>
        <w:pStyle w:val="ListParagraph"/>
        <w:numPr>
          <w:ilvl w:val="0"/>
          <w:numId w:val="3"/>
        </w:numPr>
      </w:pPr>
      <w:r w:rsidRPr="005B19CD">
        <w:rPr>
          <w:color w:val="EE0000"/>
        </w:rPr>
        <w:t xml:space="preserve">Centralized </w:t>
      </w:r>
      <w:del w:id="40" w:author="Phuc, Nguyen Dinh Hoai (ICT Administrator)" w:date="2026-05-05T15:13:00Z" w16du:dateUtc="2026-05-05T08:13:00Z">
        <w:r w:rsidRPr="005B19CD" w:rsidDel="00405E3B">
          <w:rPr>
            <w:color w:val="EE0000"/>
          </w:rPr>
          <w:delText>login</w:delText>
        </w:r>
      </w:del>
      <w:ins w:id="41" w:author="Phuc, Nguyen Dinh Hoai (ICT Administrator)" w:date="2026-05-05T15:13:00Z" w16du:dateUtc="2026-05-05T08:13:00Z">
        <w:r w:rsidR="00405E3B" w:rsidRPr="005B19CD">
          <w:rPr>
            <w:color w:val="EE0000"/>
          </w:rPr>
          <w:t>authentication</w:t>
        </w:r>
      </w:ins>
      <w:r w:rsidRPr="005B19CD">
        <w:rPr>
          <w:color w:val="EE0000"/>
        </w:rPr>
        <w:t xml:space="preserve">, </w:t>
      </w:r>
      <w:r w:rsidRPr="005B19CD">
        <w:rPr>
          <w:color w:val="EE0000"/>
          <w:rPrChange w:id="42" w:author="Phuc, Nguyen Dinh Hoai (ICT Administrator)" w:date="2026-05-05T15:13:00Z" w16du:dateUtc="2026-05-05T08:13:00Z">
            <w:rPr>
              <w:b/>
              <w:bCs/>
              <w:color w:val="EE0000"/>
            </w:rPr>
          </w:rPrChange>
        </w:rPr>
        <w:t>Single Sign-On (SSO)</w:t>
      </w:r>
      <w:r w:rsidRPr="005B19CD">
        <w:rPr>
          <w:color w:val="EE0000"/>
        </w:rPr>
        <w:t xml:space="preserve"> across all systems </w:t>
      </w:r>
    </w:p>
    <w:p w14:paraId="2F53AF9A" w14:textId="30CDB460" w:rsidR="00670148" w:rsidRDefault="00670148" w:rsidP="00670148">
      <w:pPr>
        <w:pStyle w:val="ListParagraph"/>
        <w:numPr>
          <w:ilvl w:val="0"/>
          <w:numId w:val="3"/>
        </w:numPr>
      </w:pPr>
      <w:r>
        <w:t>Synchronized users to authorized registered applications.</w:t>
      </w:r>
    </w:p>
    <w:p w14:paraId="69648E3A" w14:textId="471686A7" w:rsidR="00396820" w:rsidRPr="005B19CD" w:rsidRDefault="00291B84" w:rsidP="00396820">
      <w:pPr>
        <w:pStyle w:val="ListParagraph"/>
        <w:numPr>
          <w:ilvl w:val="0"/>
          <w:numId w:val="3"/>
        </w:numPr>
      </w:pPr>
      <w:r w:rsidRPr="005B19CD">
        <w:t>Users’</w:t>
      </w:r>
      <w:r w:rsidR="00396820" w:rsidRPr="005B19CD">
        <w:t xml:space="preserve"> information is regularly sent to registered application</w:t>
      </w:r>
      <w:ins w:id="43" w:author="Phuc, Nguyen Dinh Hoai (ICT Administrator)" w:date="2026-05-05T15:14:00Z" w16du:dateUtc="2026-05-05T08:14:00Z">
        <w:r w:rsidR="00405E3B" w:rsidRPr="005B19CD">
          <w:t>s</w:t>
        </w:r>
      </w:ins>
      <w:r w:rsidR="00396820" w:rsidRPr="005B19CD">
        <w:t xml:space="preserve"> via automatic synchronization</w:t>
      </w:r>
      <w:r w:rsidR="0052626B" w:rsidRPr="005B19CD">
        <w:t xml:space="preserve"> (daily)</w:t>
      </w:r>
      <w:r w:rsidR="00396820" w:rsidRPr="005B19CD">
        <w:t xml:space="preserve"> and admin manual push.</w:t>
      </w:r>
    </w:p>
    <w:p w14:paraId="5BE013AE" w14:textId="3F3C8F90" w:rsidR="001B6420" w:rsidRPr="005B19CD" w:rsidRDefault="005B19CD" w:rsidP="00396820">
      <w:pPr>
        <w:pStyle w:val="ListParagraph"/>
        <w:numPr>
          <w:ilvl w:val="0"/>
          <w:numId w:val="3"/>
        </w:numPr>
      </w:pPr>
      <w:r w:rsidRPr="005B19CD">
        <w:t>Allow admin to clone Role and Authorized Access from a user to another user. This cloning feature will also trigger related applications to clone role and permission of the user.</w:t>
      </w:r>
      <w:r w:rsidR="00F84FAB">
        <w:t xml:space="preserve"> The cloned user will have exact Role and Authorized Access as the original user.</w:t>
      </w:r>
    </w:p>
    <w:p w14:paraId="25D238F9" w14:textId="207A4F97" w:rsidR="005B19CD" w:rsidRDefault="005B19CD" w:rsidP="00396820">
      <w:pPr>
        <w:pStyle w:val="ListParagraph"/>
        <w:numPr>
          <w:ilvl w:val="0"/>
          <w:numId w:val="3"/>
        </w:numPr>
      </w:pPr>
      <w:r w:rsidRPr="005B19CD">
        <w:t xml:space="preserve">Allow admin to replace a user by another user. The new user will have all roles/permissions and replace position in Organization chart of the replaced user. </w:t>
      </w:r>
      <w:r w:rsidR="00F84FAB">
        <w:t>The new user will have exact Role and Authorized Access as the replaced user. The replaced user will be disabled.</w:t>
      </w:r>
      <w:r w:rsidR="00F84FAB" w:rsidRPr="00F84FAB">
        <w:t xml:space="preserve"> </w:t>
      </w:r>
      <w:r w:rsidR="00F84FAB" w:rsidRPr="005B19CD">
        <w:t>This also trigger replacement in related applications.</w:t>
      </w:r>
    </w:p>
    <w:p w14:paraId="38FC6B68" w14:textId="390FAE17" w:rsidR="00FA0E90" w:rsidRDefault="00FA0E90" w:rsidP="00396820">
      <w:pPr>
        <w:pStyle w:val="ListParagraph"/>
        <w:numPr>
          <w:ilvl w:val="0"/>
          <w:numId w:val="3"/>
        </w:numPr>
      </w:pPr>
      <w:r>
        <w:t>Restore deleted user in EAP will trigger call-back to restore deleted user in related applications.</w:t>
      </w:r>
    </w:p>
    <w:p w14:paraId="02F9D91E" w14:textId="567610C7" w:rsidR="007713E1" w:rsidRPr="005B19CD" w:rsidRDefault="007713E1" w:rsidP="00396820">
      <w:pPr>
        <w:pStyle w:val="ListParagraph"/>
        <w:numPr>
          <w:ilvl w:val="0"/>
          <w:numId w:val="3"/>
        </w:numPr>
      </w:pPr>
      <w:r>
        <w:t>All actions in this section must be logged with information of actor and time of action.</w:t>
      </w:r>
    </w:p>
    <w:p w14:paraId="3ED8688B" w14:textId="2E41D6E8" w:rsidR="00CD0CBD" w:rsidRDefault="004A7345" w:rsidP="00396820">
      <w:pPr>
        <w:pStyle w:val="my-H2"/>
      </w:pPr>
      <w:r>
        <w:t xml:space="preserve">User </w:t>
      </w:r>
      <w:r w:rsidR="00CD0CBD">
        <w:t>Group Management</w:t>
      </w:r>
    </w:p>
    <w:p w14:paraId="769DFB5B" w14:textId="43B6DD7A" w:rsidR="00670148" w:rsidRDefault="00670148" w:rsidP="00670148">
      <w:pPr>
        <w:pStyle w:val="ListParagraph"/>
        <w:numPr>
          <w:ilvl w:val="0"/>
          <w:numId w:val="3"/>
        </w:numPr>
      </w:pPr>
      <w:del w:id="44" w:author="Phuc, Nguyen Dinh Hoai (ICT Administrator)" w:date="2026-05-05T15:15:00Z" w16du:dateUtc="2026-05-05T08:15:00Z">
        <w:r w:rsidDel="00405E3B">
          <w:delText>Be able</w:delText>
        </w:r>
      </w:del>
      <w:ins w:id="45" w:author="Phuc, Nguyen Dinh Hoai (ICT Administrator)" w:date="2026-05-05T15:15:00Z" w16du:dateUtc="2026-05-05T08:15:00Z">
        <w:r w:rsidR="00405E3B">
          <w:t>Allow</w:t>
        </w:r>
      </w:ins>
      <w:r>
        <w:t xml:space="preserve"> to create User Group of similar users.</w:t>
      </w:r>
    </w:p>
    <w:p w14:paraId="3B10ECE3" w14:textId="5AC14CA4" w:rsidR="00670148" w:rsidRDefault="00405E3B" w:rsidP="00670148">
      <w:pPr>
        <w:pStyle w:val="ListParagraph"/>
        <w:numPr>
          <w:ilvl w:val="0"/>
          <w:numId w:val="3"/>
        </w:numPr>
      </w:pPr>
      <w:ins w:id="46" w:author="Phuc, Nguyen Dinh Hoai (ICT Administrator)" w:date="2026-05-05T15:15:00Z" w16du:dateUtc="2026-05-05T08:15:00Z">
        <w:r>
          <w:t xml:space="preserve">Allow </w:t>
        </w:r>
      </w:ins>
      <w:del w:id="47" w:author="Phuc, Nguyen Dinh Hoai (ICT Administrator)" w:date="2026-05-05T15:15:00Z" w16du:dateUtc="2026-05-05T08:15:00Z">
        <w:r w:rsidR="00670148" w:rsidDel="00405E3B">
          <w:delText xml:space="preserve">Be able </w:delText>
        </w:r>
      </w:del>
      <w:r w:rsidR="00670148">
        <w:t>to manage User Groups and their members</w:t>
      </w:r>
      <w:del w:id="48" w:author="Phuc, Nguyen Dinh Hoai (ICT Administrator)" w:date="2026-05-05T15:16:00Z" w16du:dateUtc="2026-05-05T08:16:00Z">
        <w:r w:rsidR="00670148" w:rsidDel="00405E3B">
          <w:delText>hip</w:delText>
        </w:r>
      </w:del>
    </w:p>
    <w:p w14:paraId="44EDF2BB" w14:textId="06F2CADA" w:rsidR="00670148" w:rsidRDefault="00405E3B" w:rsidP="00670148">
      <w:pPr>
        <w:pStyle w:val="ListParagraph"/>
        <w:numPr>
          <w:ilvl w:val="0"/>
          <w:numId w:val="3"/>
        </w:numPr>
      </w:pPr>
      <w:ins w:id="49" w:author="Phuc, Nguyen Dinh Hoai (ICT Administrator)" w:date="2026-05-05T15:15:00Z" w16du:dateUtc="2026-05-05T08:15:00Z">
        <w:r>
          <w:t xml:space="preserve">Allow </w:t>
        </w:r>
      </w:ins>
      <w:del w:id="50" w:author="Phuc, Nguyen Dinh Hoai (ICT Administrator)" w:date="2026-05-05T15:15:00Z" w16du:dateUtc="2026-05-05T08:15:00Z">
        <w:r w:rsidR="00670148" w:rsidDel="00405E3B">
          <w:delText xml:space="preserve">Be able </w:delText>
        </w:r>
      </w:del>
      <w:r w:rsidR="00670148">
        <w:t xml:space="preserve">to authorize access </w:t>
      </w:r>
      <w:ins w:id="51" w:author="Phuc, Nguyen Dinh Hoai (ICT Administrator)" w:date="2026-05-05T15:17:00Z" w16du:dateUtc="2026-05-05T08:17:00Z">
        <w:r>
          <w:t xml:space="preserve">to </w:t>
        </w:r>
      </w:ins>
      <w:r w:rsidR="006F0DD3">
        <w:t xml:space="preserve">certain registered applications to </w:t>
      </w:r>
      <w:ins w:id="52" w:author="Phuc, Nguyen Dinh Hoai (ICT Administrator)" w:date="2026-05-05T15:17:00Z" w16du:dateUtc="2026-05-05T08:17:00Z">
        <w:r>
          <w:t>user groups</w:t>
        </w:r>
      </w:ins>
      <w:del w:id="53" w:author="Phuc, Nguyen Dinh Hoai (ICT Administrator)" w:date="2026-05-05T15:17:00Z" w16du:dateUtc="2026-05-05T08:17:00Z">
        <w:r w:rsidR="00670148" w:rsidDel="00405E3B">
          <w:delText>to to user groups</w:delText>
        </w:r>
      </w:del>
      <w:r w:rsidR="00670148">
        <w:t>.</w:t>
      </w:r>
    </w:p>
    <w:p w14:paraId="189ECA39" w14:textId="4F5D02AE" w:rsidR="001B6420" w:rsidRDefault="001B6420" w:rsidP="00670148">
      <w:pPr>
        <w:pStyle w:val="ListParagraph"/>
        <w:numPr>
          <w:ilvl w:val="0"/>
          <w:numId w:val="3"/>
        </w:numPr>
      </w:pPr>
      <w:r>
        <w:lastRenderedPageBreak/>
        <w:t>Assigning user to a group will automatically authorize all access of the group to that user.</w:t>
      </w:r>
    </w:p>
    <w:p w14:paraId="35E7EC4D" w14:textId="7650E645" w:rsidR="00FE3187" w:rsidRDefault="00FE3187" w:rsidP="00670148">
      <w:pPr>
        <w:pStyle w:val="ListParagraph"/>
        <w:numPr>
          <w:ilvl w:val="0"/>
          <w:numId w:val="3"/>
        </w:numPr>
      </w:pPr>
      <w:r>
        <w:t>Remove a user from a group will revoke all authorized access of the group from that user.</w:t>
      </w:r>
    </w:p>
    <w:p w14:paraId="6DF62CCA" w14:textId="1F4E9C7D" w:rsidR="00396820" w:rsidRDefault="00396820" w:rsidP="00396820">
      <w:pPr>
        <w:pStyle w:val="my-H2"/>
      </w:pPr>
      <w:r>
        <w:t>Delegation Management</w:t>
      </w:r>
    </w:p>
    <w:p w14:paraId="2B1F89A9" w14:textId="04FC265B" w:rsidR="00396820" w:rsidRDefault="004F6FAD" w:rsidP="00396820">
      <w:pPr>
        <w:pStyle w:val="ListParagraph"/>
        <w:numPr>
          <w:ilvl w:val="0"/>
          <w:numId w:val="3"/>
        </w:numPr>
      </w:pPr>
      <w:r>
        <w:t xml:space="preserve">Users (mainly managers) can choose other users to act on their behalf in </w:t>
      </w:r>
      <w:ins w:id="54" w:author="Phuc, Nguyen Dinh Hoai (ICT Administrator)" w:date="2026-05-05T16:03:00Z" w16du:dateUtc="2026-05-05T09:03:00Z">
        <w:r w:rsidR="005F2C32">
          <w:t>other registered</w:t>
        </w:r>
      </w:ins>
      <w:ins w:id="55" w:author="Phuc, Nguyen Dinh Hoai (ICT Administrator)" w:date="2026-05-05T15:30:00Z" w16du:dateUtc="2026-05-05T08:30:00Z">
        <w:r w:rsidR="00F977FC">
          <w:t xml:space="preserve"> </w:t>
        </w:r>
      </w:ins>
      <w:r>
        <w:t>applications during their absence period.</w:t>
      </w:r>
    </w:p>
    <w:p w14:paraId="7F8A0263" w14:textId="00CF110F" w:rsidR="004F6FAD" w:rsidRDefault="004F6FAD" w:rsidP="00396820">
      <w:pPr>
        <w:pStyle w:val="ListParagraph"/>
        <w:numPr>
          <w:ilvl w:val="0"/>
          <w:numId w:val="3"/>
        </w:numPr>
      </w:pPr>
      <w:r>
        <w:t xml:space="preserve">A delegation application can define </w:t>
      </w:r>
      <w:r w:rsidR="0052626B">
        <w:t>multiple</w:t>
      </w:r>
      <w:r>
        <w:t xml:space="preserve"> delegation days (and half day), each day must define 1 delegated user.</w:t>
      </w:r>
    </w:p>
    <w:p w14:paraId="4E52D549" w14:textId="5610CE6C" w:rsidR="009137CA" w:rsidRDefault="009137CA" w:rsidP="00396820">
      <w:pPr>
        <w:pStyle w:val="ListParagraph"/>
        <w:numPr>
          <w:ilvl w:val="0"/>
          <w:numId w:val="3"/>
        </w:numPr>
      </w:pPr>
      <w:r>
        <w:t>Related applications must be notified / called to process appropriate actions</w:t>
      </w:r>
      <w:r w:rsidR="00E90E2B">
        <w:t xml:space="preserve"> (each registered app may prepare for delegation differently)</w:t>
      </w:r>
      <w:r>
        <w:t>.</w:t>
      </w:r>
    </w:p>
    <w:p w14:paraId="46411332" w14:textId="1128EFBF" w:rsidR="004F6FAD" w:rsidRDefault="004F6FAD" w:rsidP="00396820">
      <w:pPr>
        <w:pStyle w:val="ListParagraph"/>
        <w:numPr>
          <w:ilvl w:val="0"/>
          <w:numId w:val="3"/>
        </w:numPr>
      </w:pPr>
      <w:r>
        <w:t xml:space="preserve">User can decide to send Delegation Notification Email to all users </w:t>
      </w:r>
      <w:ins w:id="56" w:author="Phuc, Nguyen Dinh Hoai (ICT Administrator)" w:date="2026-05-05T16:00:00Z" w16du:dateUtc="2026-05-05T09:00:00Z">
        <w:r w:rsidR="005F2C32">
          <w:t xml:space="preserve">or a specific user </w:t>
        </w:r>
      </w:ins>
      <w:r>
        <w:t>in the organization.</w:t>
      </w:r>
    </w:p>
    <w:p w14:paraId="00349C0F" w14:textId="77777777" w:rsidR="00E51292" w:rsidRDefault="004F6FAD" w:rsidP="00396820">
      <w:pPr>
        <w:pStyle w:val="ListParagraph"/>
        <w:numPr>
          <w:ilvl w:val="0"/>
          <w:numId w:val="3"/>
        </w:numPr>
      </w:pPr>
      <w:r>
        <w:t>Delegation Information is provided within user authentication process, however, access to certain function is decided by registered applications by their own policies.</w:t>
      </w:r>
    </w:p>
    <w:p w14:paraId="435A5584" w14:textId="7016E47C" w:rsidR="00A4496B" w:rsidRDefault="004F6FAD" w:rsidP="00E51292">
      <w:pPr>
        <w:pStyle w:val="ListParagraph"/>
      </w:pPr>
      <w:r>
        <w:t xml:space="preserve">E.g.: Administration Manager can delegate his role to one of his staff in </w:t>
      </w:r>
      <w:r w:rsidR="00E51292">
        <w:t>central Application Platform. After delegated user login, other</w:t>
      </w:r>
      <w:ins w:id="57" w:author="Phuc, Nguyen Dinh Hoai (ICT Administrator)" w:date="2026-05-05T16:05:00Z" w16du:dateUtc="2026-05-05T09:05:00Z">
        <w:r w:rsidR="005F2C32">
          <w:t xml:space="preserve"> registered</w:t>
        </w:r>
      </w:ins>
      <w:r w:rsidR="00E51292">
        <w:t xml:space="preserve"> applications knows that the logged in user can act on behalf of Administration Manager. Human Resource Management application (HRM) would allow delegated user to approve Leave and OT </w:t>
      </w:r>
      <w:ins w:id="58" w:author="Phuc, Nguyen Dinh Hoai (ICT Administrator)" w:date="2026-05-05T15:19:00Z" w16du:dateUtc="2026-05-05T08:19:00Z">
        <w:r w:rsidR="00A4496B">
          <w:t>applications but</w:t>
        </w:r>
      </w:ins>
      <w:r w:rsidR="00E51292">
        <w:t xml:space="preserve"> does not allow delegated user to access salary and allowance information because these permissions are defined in application’s rules/policies.</w:t>
      </w:r>
    </w:p>
    <w:p w14:paraId="255AD323" w14:textId="471EC044" w:rsidR="00742D2D" w:rsidRDefault="00742D2D" w:rsidP="00742D2D">
      <w:pPr>
        <w:pStyle w:val="ListParagraph"/>
        <w:numPr>
          <w:ilvl w:val="0"/>
          <w:numId w:val="3"/>
        </w:numPr>
      </w:pPr>
      <w:r>
        <w:t>In case User A delegate to user B, any action of user B will be log as user B on behalf of user A.</w:t>
      </w:r>
    </w:p>
    <w:p w14:paraId="32878CAC" w14:textId="72300C7D" w:rsidR="004F6FAD" w:rsidRPr="00CD0CBD" w:rsidRDefault="004F6FAD" w:rsidP="00E51292">
      <w:pPr>
        <w:pStyle w:val="ListParagraph"/>
      </w:pPr>
    </w:p>
    <w:p w14:paraId="34EB8348" w14:textId="28DD2465" w:rsidR="00CD0CBD" w:rsidRDefault="00CD0CBD" w:rsidP="00CD0CBD">
      <w:pPr>
        <w:pStyle w:val="my-H1"/>
      </w:pPr>
      <w:r>
        <w:t>Application Management</w:t>
      </w:r>
    </w:p>
    <w:p w14:paraId="5EBD0E1B" w14:textId="77777777" w:rsidR="00D90ED3" w:rsidRDefault="00670148" w:rsidP="00670148">
      <w:pPr>
        <w:pStyle w:val="ListParagraph"/>
        <w:numPr>
          <w:ilvl w:val="0"/>
          <w:numId w:val="3"/>
        </w:numPr>
      </w:pPr>
      <w:del w:id="59" w:author="Phuc, Nguyen Dinh Hoai (ICT Administrator)" w:date="2026-05-05T16:06:00Z" w16du:dateUtc="2026-05-05T09:06:00Z">
        <w:r w:rsidDel="005F2C32">
          <w:delText>Be able</w:delText>
        </w:r>
      </w:del>
      <w:ins w:id="60" w:author="Phuc, Nguyen Dinh Hoai (ICT Administrator)" w:date="2026-05-05T16:06:00Z" w16du:dateUtc="2026-05-05T09:06:00Z">
        <w:r w:rsidR="005F2C32">
          <w:t>Allow</w:t>
        </w:r>
      </w:ins>
      <w:r>
        <w:t xml:space="preserve"> to register new applications to the platform with some basic but not limited information as:</w:t>
      </w:r>
    </w:p>
    <w:p w14:paraId="66061E9D" w14:textId="77777777" w:rsidR="00D90ED3" w:rsidRDefault="00670148" w:rsidP="00D90ED3">
      <w:pPr>
        <w:pStyle w:val="ListParagraph"/>
        <w:numPr>
          <w:ilvl w:val="1"/>
          <w:numId w:val="3"/>
        </w:numPr>
      </w:pPr>
      <w:r>
        <w:t>Application name</w:t>
      </w:r>
    </w:p>
    <w:p w14:paraId="0A7F7234" w14:textId="77777777" w:rsidR="00D90ED3" w:rsidRDefault="00D90ED3" w:rsidP="00D90ED3">
      <w:pPr>
        <w:pStyle w:val="ListParagraph"/>
        <w:numPr>
          <w:ilvl w:val="1"/>
          <w:numId w:val="3"/>
        </w:numPr>
      </w:pPr>
      <w:r>
        <w:t>I</w:t>
      </w:r>
      <w:r w:rsidR="00670148">
        <w:t>con with multiple size</w:t>
      </w:r>
      <w:r>
        <w:t xml:space="preserve"> (Medium, Small)</w:t>
      </w:r>
    </w:p>
    <w:p w14:paraId="5F810C2B" w14:textId="32FD20FD" w:rsidR="00D90ED3" w:rsidRDefault="00846468" w:rsidP="00D90ED3">
      <w:pPr>
        <w:pStyle w:val="ListParagraph"/>
        <w:numPr>
          <w:ilvl w:val="1"/>
          <w:numId w:val="3"/>
        </w:numPr>
      </w:pPr>
      <w:r>
        <w:t xml:space="preserve">OU and </w:t>
      </w:r>
      <w:r w:rsidR="00D90ED3">
        <w:t>Assigned U</w:t>
      </w:r>
      <w:r>
        <w:t>sers synchronization call</w:t>
      </w:r>
      <w:r w:rsidR="00D90ED3">
        <w:t>-</w:t>
      </w:r>
      <w:r>
        <w:t>back</w:t>
      </w:r>
    </w:p>
    <w:p w14:paraId="2A5A8579" w14:textId="1DB172DA" w:rsidR="00D90ED3" w:rsidRDefault="00D90ED3" w:rsidP="00D90ED3">
      <w:pPr>
        <w:pStyle w:val="ListParagraph"/>
        <w:numPr>
          <w:ilvl w:val="1"/>
          <w:numId w:val="3"/>
        </w:numPr>
      </w:pPr>
      <w:r>
        <w:t>User Deleting and Restoring call-back</w:t>
      </w:r>
      <w:r w:rsidR="00FA55F6">
        <w:t xml:space="preserve"> (option to keep previous role/permission)</w:t>
      </w:r>
    </w:p>
    <w:p w14:paraId="7F1428B0" w14:textId="7328F40D" w:rsidR="00D90ED3" w:rsidRDefault="00D90ED3" w:rsidP="00D90ED3">
      <w:pPr>
        <w:pStyle w:val="ListParagraph"/>
        <w:numPr>
          <w:ilvl w:val="1"/>
          <w:numId w:val="3"/>
        </w:numPr>
      </w:pPr>
      <w:r>
        <w:t xml:space="preserve">User role clone and </w:t>
      </w:r>
      <w:r w:rsidR="00FA55F6">
        <w:t>u</w:t>
      </w:r>
      <w:r>
        <w:t>ser replacement call-back</w:t>
      </w:r>
    </w:p>
    <w:p w14:paraId="4D25E6C5" w14:textId="7441EBCA" w:rsidR="00670148" w:rsidRDefault="00846468" w:rsidP="00D90ED3">
      <w:pPr>
        <w:pStyle w:val="ListParagraph"/>
        <w:numPr>
          <w:ilvl w:val="1"/>
          <w:numId w:val="3"/>
        </w:numPr>
      </w:pPr>
      <w:r>
        <w:t>API entry point</w:t>
      </w:r>
    </w:p>
    <w:p w14:paraId="12BE245E" w14:textId="64A4ED06" w:rsidR="00670148" w:rsidRDefault="00846468" w:rsidP="00670148">
      <w:pPr>
        <w:pStyle w:val="ListParagraph"/>
        <w:numPr>
          <w:ilvl w:val="0"/>
          <w:numId w:val="3"/>
        </w:numPr>
      </w:pPr>
      <w:r>
        <w:t>Provide registered Applications with API entry point for user authentication, user delegation</w:t>
      </w:r>
      <w:r w:rsidR="00E51292">
        <w:t>.</w:t>
      </w:r>
    </w:p>
    <w:p w14:paraId="1A83E71F" w14:textId="16B39480" w:rsidR="00E51292" w:rsidRDefault="00E51292" w:rsidP="00670148">
      <w:pPr>
        <w:pStyle w:val="ListParagraph"/>
        <w:numPr>
          <w:ilvl w:val="0"/>
          <w:numId w:val="3"/>
        </w:numPr>
      </w:pPr>
      <w:r>
        <w:t>Registered Applications are listed in Application Platform portal.</w:t>
      </w:r>
    </w:p>
    <w:p w14:paraId="08166F77" w14:textId="02236C32" w:rsidR="00E51292" w:rsidRDefault="00E51292" w:rsidP="00670148">
      <w:pPr>
        <w:pStyle w:val="ListParagraph"/>
        <w:numPr>
          <w:ilvl w:val="0"/>
          <w:numId w:val="3"/>
        </w:numPr>
      </w:pPr>
      <w:r>
        <w:lastRenderedPageBreak/>
        <w:t xml:space="preserve">Stand-alone applications which </w:t>
      </w:r>
      <w:del w:id="61" w:author="Anh, Tran Hoang (Snr. ICT Coordinator)" w:date="2026-05-05T17:30:00Z" w16du:dateUtc="2026-05-05T10:30:00Z">
        <w:r w:rsidDel="00126CC8">
          <w:delText>can not</w:delText>
        </w:r>
      </w:del>
      <w:ins w:id="62" w:author="Anh, Tran Hoang (Snr. ICT Coordinator)" w:date="2026-05-05T17:30:00Z" w16du:dateUtc="2026-05-05T10:30:00Z">
        <w:r w:rsidR="00126CC8">
          <w:t>cannot</w:t>
        </w:r>
      </w:ins>
      <w:r>
        <w:t xml:space="preserve"> be registered to this application platform may also be added to centrally provide access link: e.g.: IT’s device consoles or 3</w:t>
      </w:r>
      <w:r w:rsidRPr="00E51292">
        <w:rPr>
          <w:vertAlign w:val="superscript"/>
        </w:rPr>
        <w:t>rd</w:t>
      </w:r>
      <w:r>
        <w:t xml:space="preserve"> </w:t>
      </w:r>
      <w:r w:rsidR="007E1593">
        <w:t xml:space="preserve">party </w:t>
      </w:r>
      <w:r>
        <w:t>applications.</w:t>
      </w:r>
    </w:p>
    <w:p w14:paraId="4C4B983B" w14:textId="57478B86" w:rsidR="00CD0CBD" w:rsidRDefault="00CD0CBD" w:rsidP="00CD0CBD">
      <w:pPr>
        <w:pStyle w:val="my-H1"/>
      </w:pPr>
      <w:r>
        <w:t>Access Control</w:t>
      </w:r>
    </w:p>
    <w:p w14:paraId="6A0BC484" w14:textId="71C0DDD6" w:rsidR="00846468" w:rsidRDefault="00846468" w:rsidP="00846468">
      <w:pPr>
        <w:pStyle w:val="ListParagraph"/>
        <w:numPr>
          <w:ilvl w:val="0"/>
          <w:numId w:val="3"/>
        </w:numPr>
      </w:pPr>
      <w:r>
        <w:t>Each</w:t>
      </w:r>
      <w:ins w:id="63" w:author="Phuc, Nguyen Dinh Hoai (ICT Administrator)" w:date="2026-05-05T16:08:00Z" w16du:dateUtc="2026-05-05T09:08:00Z">
        <w:r w:rsidR="006C1A39">
          <w:t xml:space="preserve"> registered</w:t>
        </w:r>
      </w:ins>
      <w:r>
        <w:t xml:space="preserve"> application will have it</w:t>
      </w:r>
      <w:ins w:id="64" w:author="Phuc, Nguyen Dinh Hoai (ICT Administrator)" w:date="2026-05-05T16:08:00Z" w16du:dateUtc="2026-05-05T09:08:00Z">
        <w:r w:rsidR="006C1A39">
          <w:t>s</w:t>
        </w:r>
      </w:ins>
      <w:r>
        <w:t xml:space="preserve"> own access control policies. However, since user authentication and identification are done centrally, the application platform must be able to authorize user and user groups access </w:t>
      </w:r>
      <w:r w:rsidR="00396820">
        <w:t xml:space="preserve">to </w:t>
      </w:r>
      <w:r>
        <w:t>certain registered applications.</w:t>
      </w:r>
    </w:p>
    <w:p w14:paraId="4753E181" w14:textId="68CBD2D0" w:rsidR="00396820" w:rsidRDefault="00396820" w:rsidP="00846468">
      <w:pPr>
        <w:pStyle w:val="ListParagraph"/>
        <w:numPr>
          <w:ilvl w:val="0"/>
          <w:numId w:val="3"/>
        </w:numPr>
      </w:pPr>
      <w:r>
        <w:t xml:space="preserve">Delegation </w:t>
      </w:r>
      <w:ins w:id="65" w:author="Phuc, Nguyen Dinh Hoai (ICT Administrator)" w:date="2026-05-05T16:09:00Z" w16du:dateUtc="2026-05-05T09:09:00Z">
        <w:r w:rsidR="006C1A39">
          <w:t xml:space="preserve">is </w:t>
        </w:r>
      </w:ins>
      <w:r>
        <w:t xml:space="preserve">also </w:t>
      </w:r>
      <w:del w:id="66" w:author="Phuc, Nguyen Dinh Hoai (ICT Administrator)" w:date="2026-05-05T16:09:00Z" w16du:dateUtc="2026-05-05T09:09:00Z">
        <w:r w:rsidDel="006C1A39">
          <w:delText xml:space="preserve">is </w:delText>
        </w:r>
      </w:del>
      <w:r>
        <w:t>done centrally in application platform. All other applications can retrieve delegation information via user log</w:t>
      </w:r>
      <w:r w:rsidR="00701A2A">
        <w:t>-</w:t>
      </w:r>
      <w:r>
        <w:t xml:space="preserve">in </w:t>
      </w:r>
      <w:r w:rsidR="00701A2A">
        <w:t xml:space="preserve">and session renew </w:t>
      </w:r>
      <w:r>
        <w:t>process.</w:t>
      </w:r>
    </w:p>
    <w:p w14:paraId="09369E9E" w14:textId="543695EE" w:rsidR="007156EA" w:rsidRDefault="00396820" w:rsidP="007156EA">
      <w:pPr>
        <w:pStyle w:val="ListParagraph"/>
        <w:numPr>
          <w:ilvl w:val="0"/>
          <w:numId w:val="3"/>
        </w:numPr>
      </w:pPr>
      <w:r>
        <w:t>Login session must be re-checked regularly and cannot exceed user and delegation validity period.</w:t>
      </w:r>
    </w:p>
    <w:p w14:paraId="01F689FB" w14:textId="45EAB956" w:rsidR="00396820" w:rsidRDefault="007156EA" w:rsidP="007156EA">
      <w:pPr>
        <w:pStyle w:val="ListParagraph"/>
        <w:numPr>
          <w:ilvl w:val="0"/>
          <w:numId w:val="3"/>
        </w:numPr>
      </w:pPr>
      <w:r>
        <w:t>Application access</w:t>
      </w:r>
      <w:ins w:id="67" w:author="Phuc, Nguyen Dinh Hoai (ICT Administrator)" w:date="2026-05-05T16:13:00Z" w16du:dateUtc="2026-05-05T09:13:00Z">
        <w:r w:rsidR="006C1A39">
          <w:t xml:space="preserve"> can be </w:t>
        </w:r>
      </w:ins>
      <w:r>
        <w:t>assign</w:t>
      </w:r>
      <w:ins w:id="68" w:author="Phuc, Nguyen Dinh Hoai (ICT Administrator)" w:date="2026-05-05T16:14:00Z" w16du:dateUtc="2026-05-05T09:14:00Z">
        <w:r w:rsidR="006C1A39">
          <w:t>ed</w:t>
        </w:r>
      </w:ins>
      <w:del w:id="69" w:author="Phuc, Nguyen Dinh Hoai (ICT Administrator)" w:date="2026-05-05T16:14:00Z" w16du:dateUtc="2026-05-05T09:14:00Z">
        <w:r w:rsidDel="006C1A39">
          <w:delText>ment</w:delText>
        </w:r>
      </w:del>
      <w:r>
        <w:t xml:space="preserve"> </w:t>
      </w:r>
      <w:del w:id="70" w:author="Phuc, Nguyen Dinh Hoai (ICT Administrator)" w:date="2026-05-05T16:13:00Z" w16du:dateUtc="2026-05-05T09:13:00Z">
        <w:r w:rsidDel="006C1A39">
          <w:delText xml:space="preserve">can be </w:delText>
        </w:r>
      </w:del>
      <w:del w:id="71" w:author="Phuc, Nguyen Dinh Hoai (ICT Administrator)" w:date="2026-05-05T16:14:00Z" w16du:dateUtc="2026-05-05T09:14:00Z">
        <w:r w:rsidDel="006C1A39">
          <w:delText xml:space="preserve">done </w:delText>
        </w:r>
      </w:del>
      <w:r>
        <w:t xml:space="preserve">per </w:t>
      </w:r>
      <w:r w:rsidR="00EF71E3">
        <w:t>U</w:t>
      </w:r>
      <w:r>
        <w:t>ser</w:t>
      </w:r>
      <w:r w:rsidR="00EF71E3">
        <w:t xml:space="preserve"> / User</w:t>
      </w:r>
      <w:ins w:id="72" w:author="Phuc, Nguyen Dinh Hoai (ICT Administrator)" w:date="2026-05-05T16:14:00Z" w16du:dateUtc="2026-05-05T09:14:00Z">
        <w:r w:rsidR="006C1A39">
          <w:t xml:space="preserve"> Group</w:t>
        </w:r>
      </w:ins>
      <w:r>
        <w:t xml:space="preserve"> </w:t>
      </w:r>
      <w:del w:id="73" w:author="Phuc, Nguyen Dinh Hoai (ICT Administrator)" w:date="2026-05-05T16:15:00Z" w16du:dateUtc="2026-05-05T09:15:00Z">
        <w:r w:rsidDel="006C1A39">
          <w:delText xml:space="preserve">basis </w:delText>
        </w:r>
      </w:del>
      <w:r>
        <w:t xml:space="preserve">and per </w:t>
      </w:r>
      <w:r w:rsidR="00EF71E3">
        <w:t>A</w:t>
      </w:r>
      <w:r>
        <w:t>pplication basis. This can be done as mass assignment (multiple user</w:t>
      </w:r>
      <w:r w:rsidR="00671823">
        <w:t>s per application</w:t>
      </w:r>
      <w:r>
        <w:t xml:space="preserve"> or multiple application</w:t>
      </w:r>
      <w:r w:rsidR="00671823">
        <w:t>s</w:t>
      </w:r>
      <w:r>
        <w:t xml:space="preserve"> </w:t>
      </w:r>
      <w:r w:rsidR="00671823">
        <w:t xml:space="preserve">per user/user group </w:t>
      </w:r>
      <w:r>
        <w:t>at once).</w:t>
      </w:r>
    </w:p>
    <w:p w14:paraId="12668AD0" w14:textId="03ED7769" w:rsidR="0031622F" w:rsidRDefault="0031622F" w:rsidP="0031622F">
      <w:pPr>
        <w:pStyle w:val="my-H1"/>
      </w:pPr>
      <w:r>
        <w:t>Email Notification</w:t>
      </w:r>
    </w:p>
    <w:p w14:paraId="73624B34" w14:textId="70317B5D" w:rsidR="0031622F" w:rsidRDefault="0031622F" w:rsidP="0031622F">
      <w:pPr>
        <w:pStyle w:val="ListParagraph"/>
        <w:numPr>
          <w:ilvl w:val="0"/>
          <w:numId w:val="3"/>
        </w:numPr>
      </w:pPr>
      <w:r>
        <w:t>Admin can create set of email templates for certain applications</w:t>
      </w:r>
    </w:p>
    <w:p w14:paraId="574C1F96" w14:textId="666B3DBB" w:rsidR="0031622F" w:rsidRDefault="0031622F" w:rsidP="0031622F">
      <w:pPr>
        <w:pStyle w:val="ListParagraph"/>
        <w:numPr>
          <w:ilvl w:val="0"/>
          <w:numId w:val="3"/>
        </w:numPr>
      </w:pPr>
      <w:r>
        <w:t>Has API to allow other applications to modify assigned email notifications</w:t>
      </w:r>
    </w:p>
    <w:p w14:paraId="2433DBC6" w14:textId="443D492A" w:rsidR="0031622F" w:rsidRDefault="0031622F" w:rsidP="0031622F">
      <w:pPr>
        <w:pStyle w:val="ListParagraph"/>
        <w:numPr>
          <w:ilvl w:val="0"/>
          <w:numId w:val="3"/>
        </w:numPr>
      </w:pPr>
      <w:r>
        <w:t>Has API to queue emails from registered applications with certain assigned templates</w:t>
      </w:r>
    </w:p>
    <w:p w14:paraId="4A69F905" w14:textId="4C844166" w:rsidR="00846468" w:rsidRDefault="007156EA" w:rsidP="00CD0CBD">
      <w:pPr>
        <w:pStyle w:val="my-H1"/>
      </w:pPr>
      <w:r>
        <w:t>Technical Requirements</w:t>
      </w:r>
    </w:p>
    <w:p w14:paraId="58D73F65" w14:textId="56EEDEF1" w:rsidR="007156EA" w:rsidRDefault="007156EA" w:rsidP="007156EA">
      <w:pPr>
        <w:pStyle w:val="ListParagraph"/>
        <w:numPr>
          <w:ilvl w:val="0"/>
          <w:numId w:val="3"/>
        </w:numPr>
      </w:pPr>
      <w:r>
        <w:t>Compatible with local Active Directory, Azure AD authentication protocol.</w:t>
      </w:r>
    </w:p>
    <w:p w14:paraId="7E947067" w14:textId="4BB22250" w:rsidR="007156EA" w:rsidRDefault="007156EA" w:rsidP="007156EA">
      <w:pPr>
        <w:pStyle w:val="ListParagraph"/>
        <w:numPr>
          <w:ilvl w:val="0"/>
          <w:numId w:val="3"/>
        </w:numPr>
      </w:pPr>
      <w:r>
        <w:t xml:space="preserve">Must be built with </w:t>
      </w:r>
      <w:r w:rsidR="001D734B">
        <w:t xml:space="preserve">C#/ </w:t>
      </w:r>
      <w:r>
        <w:t xml:space="preserve">.Net / PHP / </w:t>
      </w:r>
      <w:proofErr w:type="spellStart"/>
      <w:r>
        <w:t>NextJS</w:t>
      </w:r>
      <w:proofErr w:type="spellEnd"/>
      <w:r>
        <w:t xml:space="preserve"> programming language (current supported version).</w:t>
      </w:r>
    </w:p>
    <w:p w14:paraId="53EDA29E" w14:textId="662F0981" w:rsidR="007156EA" w:rsidRDefault="007156EA" w:rsidP="007156EA">
      <w:pPr>
        <w:pStyle w:val="ListParagraph"/>
        <w:numPr>
          <w:ilvl w:val="0"/>
          <w:numId w:val="3"/>
        </w:numPr>
      </w:pPr>
      <w:r>
        <w:t>Compatible with MS SQL server</w:t>
      </w:r>
      <w:r w:rsidR="00B1200D">
        <w:t xml:space="preserve"> (at least current supported version)</w:t>
      </w:r>
      <w:del w:id="74" w:author="Phuc, Nguyen Dinh Hoai (ICT Administrator)" w:date="2026-05-05T16:16:00Z" w16du:dateUtc="2026-05-05T09:16:00Z">
        <w:r w:rsidDel="006C1A39">
          <w:delText xml:space="preserve"> / MariaDB (current supportted version)</w:delText>
        </w:r>
      </w:del>
      <w:r>
        <w:t>.</w:t>
      </w:r>
    </w:p>
    <w:p w14:paraId="7F1351CD" w14:textId="76791F3C" w:rsidR="007156EA" w:rsidRDefault="007156EA" w:rsidP="007156EA">
      <w:pPr>
        <w:pStyle w:val="ListParagraph"/>
        <w:numPr>
          <w:ilvl w:val="0"/>
          <w:numId w:val="3"/>
        </w:numPr>
      </w:pPr>
      <w:r>
        <w:t>Compatible with Exchange 2016+ and MS Exchange 365.</w:t>
      </w:r>
    </w:p>
    <w:p w14:paraId="081B9FBC" w14:textId="20D33A44" w:rsidR="00805A3A" w:rsidRDefault="00971107" w:rsidP="00805A3A">
      <w:pPr>
        <w:pStyle w:val="ListParagraph"/>
        <w:numPr>
          <w:ilvl w:val="0"/>
          <w:numId w:val="3"/>
        </w:numPr>
      </w:pPr>
      <w:r>
        <w:t>Full API implementation and provide API listing documentation.</w:t>
      </w:r>
    </w:p>
    <w:p w14:paraId="588A95FD" w14:textId="77777777" w:rsidR="00805A3A" w:rsidRDefault="00805A3A" w:rsidP="00805A3A"/>
    <w:p w14:paraId="36EDF3A5" w14:textId="77777777" w:rsidR="00805A3A" w:rsidRDefault="00805A3A" w:rsidP="00805A3A">
      <w:pPr>
        <w:pStyle w:val="my-H1"/>
      </w:pPr>
      <w:r>
        <w:t>In App Notification (optional)</w:t>
      </w:r>
    </w:p>
    <w:p w14:paraId="61A8D65C" w14:textId="77777777" w:rsidR="00805A3A" w:rsidRDefault="00805A3A" w:rsidP="00805A3A">
      <w:pPr>
        <w:pStyle w:val="ListParagraph"/>
        <w:numPr>
          <w:ilvl w:val="0"/>
          <w:numId w:val="3"/>
        </w:numPr>
      </w:pPr>
      <w:r>
        <w:t>Has API to send notification from originating application to central EAP to alert user.</w:t>
      </w:r>
    </w:p>
    <w:p w14:paraId="253463F6" w14:textId="77777777" w:rsidR="00805A3A" w:rsidRDefault="00805A3A" w:rsidP="00805A3A">
      <w:pPr>
        <w:pStyle w:val="ListParagraph"/>
        <w:numPr>
          <w:ilvl w:val="0"/>
          <w:numId w:val="3"/>
        </w:numPr>
      </w:pPr>
      <w:r>
        <w:t>The notification contain at least message, access link ….</w:t>
      </w:r>
    </w:p>
    <w:p w14:paraId="65EB945B" w14:textId="77777777" w:rsidR="00805A3A" w:rsidRDefault="00805A3A" w:rsidP="00805A3A">
      <w:pPr>
        <w:pStyle w:val="my-H1"/>
      </w:pPr>
      <w:r>
        <w:t>File management (optional)</w:t>
      </w:r>
    </w:p>
    <w:p w14:paraId="19A7458C" w14:textId="77777777" w:rsidR="00805A3A" w:rsidRDefault="00805A3A" w:rsidP="00805A3A">
      <w:pPr>
        <w:pStyle w:val="ListParagraph"/>
        <w:numPr>
          <w:ilvl w:val="0"/>
          <w:numId w:val="3"/>
        </w:numPr>
      </w:pPr>
      <w:r>
        <w:t>Centrally manage upload and download file via API between registered applications and EAP</w:t>
      </w:r>
    </w:p>
    <w:p w14:paraId="4123C135" w14:textId="77777777" w:rsidR="00805A3A" w:rsidRDefault="00805A3A" w:rsidP="00805A3A">
      <w:pPr>
        <w:pStyle w:val="ListParagraph"/>
        <w:numPr>
          <w:ilvl w:val="0"/>
          <w:numId w:val="3"/>
        </w:numPr>
      </w:pPr>
      <w:r>
        <w:lastRenderedPageBreak/>
        <w:t>Support application server file system as well as other services: Google Drive, OneDrive, NAS, NetApp file server …</w:t>
      </w:r>
    </w:p>
    <w:p w14:paraId="1D11F8E0" w14:textId="77777777" w:rsidR="00805A3A" w:rsidRPr="00CD0CBD" w:rsidRDefault="00805A3A" w:rsidP="00805A3A"/>
    <w:sectPr w:rsidR="00805A3A" w:rsidRPr="00CD0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410B5"/>
    <w:multiLevelType w:val="hybridMultilevel"/>
    <w:tmpl w:val="65362370"/>
    <w:lvl w:ilvl="0" w:tplc="11B0E7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EC4435"/>
    <w:multiLevelType w:val="hybridMultilevel"/>
    <w:tmpl w:val="127098CC"/>
    <w:lvl w:ilvl="0" w:tplc="407659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FB2C13"/>
    <w:multiLevelType w:val="multilevel"/>
    <w:tmpl w:val="2A6AAD76"/>
    <w:lvl w:ilvl="0">
      <w:start w:val="1"/>
      <w:numFmt w:val="decimal"/>
      <w:pStyle w:val="my-H1"/>
      <w:lvlText w:val="%1."/>
      <w:lvlJc w:val="left"/>
      <w:pPr>
        <w:ind w:left="360" w:hanging="360"/>
      </w:pPr>
    </w:lvl>
    <w:lvl w:ilvl="1">
      <w:start w:val="1"/>
      <w:numFmt w:val="decimal"/>
      <w:pStyle w:val="my-H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37030853">
    <w:abstractNumId w:val="2"/>
  </w:num>
  <w:num w:numId="2" w16cid:durableId="520509893">
    <w:abstractNumId w:val="1"/>
  </w:num>
  <w:num w:numId="3" w16cid:durableId="205477090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huc, Nguyen Dinh Hoai (ICT Administrator)">
    <w15:presenceInfo w15:providerId="AD" w15:userId="S::ndhPhuc@hlhvjoc.com.vn::ec5947ff-d12f-4fb5-9cbd-57c68a2f52ea"/>
  </w15:person>
  <w15:person w15:author="Anh, Tran Hoang (Snr. ICT Coordinator)">
    <w15:presenceInfo w15:providerId="AD" w15:userId="S::thanh@hlhvjoc.com.vn::aabbd654-a0a3-472f-9ddf-50eae81421f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6F"/>
    <w:rsid w:val="00063696"/>
    <w:rsid w:val="0007059D"/>
    <w:rsid w:val="00102AEE"/>
    <w:rsid w:val="00126CC8"/>
    <w:rsid w:val="001B6420"/>
    <w:rsid w:val="001D734B"/>
    <w:rsid w:val="001E58CE"/>
    <w:rsid w:val="001E6AF4"/>
    <w:rsid w:val="002054E1"/>
    <w:rsid w:val="00247CF5"/>
    <w:rsid w:val="00291B84"/>
    <w:rsid w:val="002A4571"/>
    <w:rsid w:val="0031622F"/>
    <w:rsid w:val="00396820"/>
    <w:rsid w:val="00405E3B"/>
    <w:rsid w:val="00466A26"/>
    <w:rsid w:val="004A7345"/>
    <w:rsid w:val="004B5DBB"/>
    <w:rsid w:val="004D5792"/>
    <w:rsid w:val="004F00E9"/>
    <w:rsid w:val="004F6FAD"/>
    <w:rsid w:val="0052626B"/>
    <w:rsid w:val="005B19CD"/>
    <w:rsid w:val="005B5994"/>
    <w:rsid w:val="005F2C32"/>
    <w:rsid w:val="00664D21"/>
    <w:rsid w:val="00670148"/>
    <w:rsid w:val="00671823"/>
    <w:rsid w:val="006B023E"/>
    <w:rsid w:val="006C1A39"/>
    <w:rsid w:val="006C61E2"/>
    <w:rsid w:val="006D55D8"/>
    <w:rsid w:val="006F0DD3"/>
    <w:rsid w:val="00701A2A"/>
    <w:rsid w:val="007156EA"/>
    <w:rsid w:val="00722A42"/>
    <w:rsid w:val="00742D2D"/>
    <w:rsid w:val="007713E1"/>
    <w:rsid w:val="007875FA"/>
    <w:rsid w:val="007E1593"/>
    <w:rsid w:val="00804B6F"/>
    <w:rsid w:val="00805A3A"/>
    <w:rsid w:val="00846468"/>
    <w:rsid w:val="009137CA"/>
    <w:rsid w:val="00931AF6"/>
    <w:rsid w:val="00971107"/>
    <w:rsid w:val="009739A9"/>
    <w:rsid w:val="00983E0F"/>
    <w:rsid w:val="00A4496B"/>
    <w:rsid w:val="00A73ADD"/>
    <w:rsid w:val="00AE3629"/>
    <w:rsid w:val="00B1200D"/>
    <w:rsid w:val="00CA0787"/>
    <w:rsid w:val="00CB0491"/>
    <w:rsid w:val="00CD0CBD"/>
    <w:rsid w:val="00D645E7"/>
    <w:rsid w:val="00D90ED3"/>
    <w:rsid w:val="00D94465"/>
    <w:rsid w:val="00DB6550"/>
    <w:rsid w:val="00E23BC7"/>
    <w:rsid w:val="00E23D67"/>
    <w:rsid w:val="00E3286F"/>
    <w:rsid w:val="00E51292"/>
    <w:rsid w:val="00E90E2B"/>
    <w:rsid w:val="00EC26AB"/>
    <w:rsid w:val="00EF71E3"/>
    <w:rsid w:val="00F57725"/>
    <w:rsid w:val="00F84FAB"/>
    <w:rsid w:val="00F977FC"/>
    <w:rsid w:val="00FA0E90"/>
    <w:rsid w:val="00FA4DDE"/>
    <w:rsid w:val="00FA55F6"/>
    <w:rsid w:val="00FE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6D3B3"/>
  <w15:chartTrackingRefBased/>
  <w15:docId w15:val="{C98454EF-F849-4A3C-AC2F-0F325824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B6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04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B6F"/>
    <w:rPr>
      <w:b/>
      <w:bCs/>
      <w:smallCaps/>
      <w:color w:val="0F4761" w:themeColor="accent1" w:themeShade="BF"/>
      <w:spacing w:val="5"/>
    </w:rPr>
  </w:style>
  <w:style w:type="paragraph" w:customStyle="1" w:styleId="my-H1">
    <w:name w:val="my-H1"/>
    <w:basedOn w:val="ListParagraph"/>
    <w:link w:val="my-H1Char"/>
    <w:qFormat/>
    <w:rsid w:val="00CD0CBD"/>
    <w:pPr>
      <w:numPr>
        <w:numId w:val="1"/>
      </w:numPr>
    </w:pPr>
    <w:rPr>
      <w:b/>
      <w:bCs/>
      <w:sz w:val="28"/>
      <w:szCs w:val="28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D0CBD"/>
  </w:style>
  <w:style w:type="character" w:customStyle="1" w:styleId="my-H1Char">
    <w:name w:val="my-H1 Char"/>
    <w:basedOn w:val="ListParagraphChar"/>
    <w:link w:val="my-H1"/>
    <w:rsid w:val="00CD0CBD"/>
    <w:rPr>
      <w:b/>
      <w:bCs/>
      <w:sz w:val="28"/>
      <w:szCs w:val="28"/>
      <w:lang w:val="en-US"/>
    </w:rPr>
  </w:style>
  <w:style w:type="paragraph" w:customStyle="1" w:styleId="my-H2">
    <w:name w:val="my-H2"/>
    <w:basedOn w:val="my-H1"/>
    <w:link w:val="my-H2Char"/>
    <w:qFormat/>
    <w:rsid w:val="00396820"/>
    <w:pPr>
      <w:numPr>
        <w:ilvl w:val="1"/>
      </w:numPr>
      <w:ind w:hanging="612"/>
    </w:pPr>
    <w:rPr>
      <w:sz w:val="24"/>
      <w:szCs w:val="24"/>
    </w:rPr>
  </w:style>
  <w:style w:type="character" w:customStyle="1" w:styleId="my-H2Char">
    <w:name w:val="my-H2 Char"/>
    <w:basedOn w:val="my-H1Char"/>
    <w:link w:val="my-H2"/>
    <w:rsid w:val="00396820"/>
    <w:rPr>
      <w:b/>
      <w:bCs/>
      <w:sz w:val="28"/>
      <w:szCs w:val="28"/>
      <w:lang w:val="en-US"/>
    </w:rPr>
  </w:style>
  <w:style w:type="paragraph" w:styleId="Revision">
    <w:name w:val="Revision"/>
    <w:hidden/>
    <w:uiPriority w:val="99"/>
    <w:semiHidden/>
    <w:rsid w:val="00F577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1246</Words>
  <Characters>7107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Anh, Tran Hoang (Snr. ICT Coordinator)</dc:creator>
  <cp:keywords/>
  <dc:description/>
  <cp:lastModifiedBy>Anh, Tran Hoang (Snr. ICT Coordinator)</cp:lastModifiedBy>
  <cp:revision>4</cp:revision>
  <dcterms:created xsi:type="dcterms:W3CDTF">2026-07-15T16:25:00Z</dcterms:created>
  <dcterms:modified xsi:type="dcterms:W3CDTF">2026-07-15T16:40:00Z</dcterms:modified>
</cp:coreProperties>
</file>